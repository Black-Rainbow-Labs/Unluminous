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9091D" w14:textId="1091F588" w:rsidR="002D7C16" w:rsidRDefault="007D5E55" w:rsidP="007D5E55">
      <w:r>
        <w:t>This sentence will receive an insertion at the marker: HERE</w:t>
      </w:r>
      <w:ins w:id="0" w:author="Jason McAffee" w:date="2026-10-23T16:50:00Z" w16du:dateUtc="2026-10-23T22:50:00Z">
        <w:r>
          <w:t xml:space="preserve"> [inserted words]</w:t>
        </w:r>
      </w:ins>
      <w:r>
        <w:t xml:space="preserve"> and then it ends.</w:t>
      </w:r>
    </w:p>
    <w:p w14:paraId="301AB58C" w14:textId="4103BFEE" w:rsidR="007D5E55" w:rsidRDefault="007D5E55" w:rsidP="007D5E55">
      <w:r>
        <w:t xml:space="preserve">This sentence has </w:t>
      </w:r>
      <w:del w:id="1" w:author="Jason McAffee" w:date="2026-10-23T16:50:00Z" w16du:dateUtc="2026-10-23T22:50:00Z">
        <w:r w:rsidDel="007D5E55">
          <w:delText xml:space="preserve">some words that will be deleted </w:delText>
        </w:r>
      </w:del>
      <w:r>
        <w:t>from the middle of it.</w:t>
      </w:r>
    </w:p>
    <w:p w14:paraId="4DA7ED3A" w14:textId="3E44BB4A" w:rsidR="007D5E55" w:rsidRPr="007D5E55" w:rsidRDefault="007D5E55" w:rsidP="007D5E55">
      <w:r>
        <w:t xml:space="preserve">This sentence will have </w:t>
      </w:r>
      <w:r w:rsidRPr="007D5E55">
        <w:rPr>
          <w:b/>
          <w:rPrChange w:id="2" w:author="Jason McAffee" w:date="2026-10-23T16:50:00Z" w16du:dateUtc="2026-10-23T22:50:00Z">
            <w:rPr/>
          </w:rPrChange>
        </w:rPr>
        <w:t>part of its text</w:t>
      </w:r>
      <w:r>
        <w:t xml:space="preserve"> made bold by a tracked format change.</w:t>
      </w:r>
    </w:p>
    <w:sectPr w:rsidR="007D5E55" w:rsidRPr="007D5E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ason McAffee">
    <w15:presenceInfo w15:providerId="Windows Live" w15:userId="1c91cd66ecc6bf3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E55"/>
    <w:rsid w:val="00280C7F"/>
    <w:rsid w:val="002C380E"/>
    <w:rsid w:val="002D7C16"/>
    <w:rsid w:val="007D5E55"/>
    <w:rsid w:val="00AF6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9DCDD"/>
  <w15:chartTrackingRefBased/>
  <w15:docId w15:val="{FE78CB5B-926A-4883-B1FF-7E27CC6A7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E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E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E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E55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7D5E5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McAffee</dc:creator>
  <cp:keywords/>
  <dc:description/>
  <cp:lastModifiedBy>Jason McAffee</cp:lastModifiedBy>
  <cp:revision>1</cp:revision>
  <dcterms:created xsi:type="dcterms:W3CDTF">2026-10-23T22:50:00Z</dcterms:created>
  <dcterms:modified xsi:type="dcterms:W3CDTF">2026-10-23T22:50:00Z</dcterms:modified>
</cp:coreProperties>
</file>